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465" w:rsidRDefault="00EC6478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蛛网膜下腔出血，脑出血补充内容</w:t>
      </w:r>
    </w:p>
    <w:p w:rsidR="006A2465" w:rsidRDefault="00EC6478">
      <w:pPr>
        <w:autoSpaceDE w:val="0"/>
        <w:autoSpaceDN w:val="0"/>
        <w:adjustRightInd w:val="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bCs/>
          <w:color w:val="FF0000"/>
          <w:sz w:val="28"/>
          <w:szCs w:val="28"/>
        </w:rPr>
        <w:t>红色字体</w:t>
      </w:r>
      <w:r>
        <w:rPr>
          <w:rFonts w:ascii="宋体" w:hAnsi="宋体" w:cs="宋体" w:hint="eastAsia"/>
          <w:sz w:val="28"/>
          <w:szCs w:val="28"/>
        </w:rPr>
        <w:t>为增加模块，</w:t>
      </w:r>
      <w:r>
        <w:rPr>
          <w:rFonts w:ascii="宋体" w:hAnsi="宋体" w:cs="宋体" w:hint="eastAsia"/>
          <w:b/>
          <w:bCs/>
          <w:sz w:val="28"/>
          <w:szCs w:val="28"/>
        </w:rPr>
        <w:t>黑色字体</w:t>
      </w:r>
      <w:r>
        <w:rPr>
          <w:rFonts w:ascii="宋体" w:hAnsi="宋体" w:cs="宋体" w:hint="eastAsia"/>
          <w:sz w:val="28"/>
          <w:szCs w:val="28"/>
        </w:rPr>
        <w:t>为在原有表格基础上补充的内容。</w:t>
      </w:r>
    </w:p>
    <w:p w:rsidR="00024A83" w:rsidRDefault="00024A83" w:rsidP="00024A83">
      <w:pPr>
        <w:autoSpaceDE w:val="0"/>
        <w:autoSpaceDN w:val="0"/>
        <w:adjustRightInd w:val="0"/>
        <w:jc w:val="left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如果选“急救车”，则</w:t>
      </w:r>
    </w:p>
    <w:p w:rsidR="00024A83" w:rsidRDefault="00024A83" w:rsidP="00024A83">
      <w:pPr>
        <w:autoSpaceDE w:val="0"/>
        <w:autoSpaceDN w:val="0"/>
        <w:adjustRightInd w:val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1.呼救时间为：</w:t>
      </w:r>
      <w:r>
        <w:rPr>
          <w:rFonts w:ascii="宋体" w:hAnsi="宋体" w:cs="宋体"/>
          <w:b/>
          <w:color w:val="00B050"/>
          <w:sz w:val="24"/>
        </w:rPr>
        <w:t>EMS_Call_T</w:t>
      </w:r>
      <w:r w:rsidRPr="0021532C">
        <w:rPr>
          <w:rFonts w:ascii="宋体" w:hAnsi="宋体" w:cs="宋体"/>
          <w:color w:val="00B050"/>
          <w:sz w:val="24"/>
        </w:rPr>
        <w:t xml:space="preserve"> </w:t>
      </w:r>
      <w:r w:rsidR="003242B7">
        <w:rPr>
          <w:rFonts w:ascii="宋体" w:hAnsi="宋体" w:cs="宋体" w:hint="eastAsia"/>
          <w:color w:val="000000"/>
          <w:sz w:val="24"/>
        </w:rPr>
        <w:t>□□□□年□□月□□日□□时□□分</w:t>
      </w:r>
    </w:p>
    <w:p w:rsidR="003B0015" w:rsidRDefault="00024A83" w:rsidP="00EC6478">
      <w:pPr>
        <w:autoSpaceDE w:val="0"/>
        <w:autoSpaceDN w:val="0"/>
        <w:adjustRightInd w:val="0"/>
        <w:spacing w:line="291" w:lineRule="exact"/>
        <w:ind w:left="240" w:hangingChars="100" w:hanging="240"/>
        <w:jc w:val="left"/>
        <w:rPr>
          <w:ins w:id="0" w:author="admin" w:date="2017-05-05T13:06:00Z"/>
          <w:rFonts w:ascii="宋体" w:hAnsi="宋体" w:cs="宋体" w:hint="eastAsia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2.出车的时间为：</w:t>
      </w:r>
      <w:r>
        <w:rPr>
          <w:rFonts w:ascii="宋体" w:hAnsi="宋体" w:cs="宋体"/>
          <w:b/>
          <w:color w:val="00B050"/>
          <w:sz w:val="24"/>
        </w:rPr>
        <w:t>EMS_</w:t>
      </w:r>
      <w:r>
        <w:rPr>
          <w:rFonts w:ascii="宋体" w:hAnsi="宋体" w:cs="宋体" w:hint="eastAsia"/>
          <w:b/>
          <w:color w:val="00B050"/>
          <w:sz w:val="24"/>
        </w:rPr>
        <w:t>Dri</w:t>
      </w:r>
      <w:r>
        <w:rPr>
          <w:rFonts w:ascii="宋体" w:hAnsi="宋体" w:cs="宋体"/>
          <w:b/>
          <w:color w:val="00B050"/>
          <w:sz w:val="24"/>
        </w:rPr>
        <w:t>_T</w:t>
      </w:r>
      <w:r w:rsidRPr="00F30557">
        <w:rPr>
          <w:rFonts w:ascii="宋体" w:hAnsi="宋体" w:cs="宋体"/>
          <w:b/>
          <w:color w:val="00B050"/>
          <w:sz w:val="24"/>
        </w:rPr>
        <w:t xml:space="preserve"> </w:t>
      </w:r>
      <w:r w:rsidR="003242B7">
        <w:rPr>
          <w:rFonts w:ascii="宋体" w:hAnsi="宋体" w:cs="宋体" w:hint="eastAsia"/>
          <w:color w:val="000000"/>
          <w:sz w:val="24"/>
        </w:rPr>
        <w:t>□□□□年□□月□□日□□时□□分</w:t>
      </w:r>
    </w:p>
    <w:p w:rsidR="00024A83" w:rsidDel="00C00008" w:rsidRDefault="00024A83" w:rsidP="00EC6478">
      <w:pPr>
        <w:autoSpaceDE w:val="0"/>
        <w:autoSpaceDN w:val="0"/>
        <w:adjustRightInd w:val="0"/>
        <w:spacing w:line="291" w:lineRule="exact"/>
        <w:ind w:left="240" w:hangingChars="100" w:hanging="240"/>
        <w:jc w:val="left"/>
        <w:rPr>
          <w:del w:id="1" w:author="admin" w:date="2017-05-05T11:31:00Z"/>
          <w:rFonts w:ascii="宋体" w:hAnsi="宋体" w:cs="宋体"/>
          <w:color w:val="000000"/>
          <w:sz w:val="24"/>
        </w:rPr>
      </w:pPr>
      <w:del w:id="2" w:author="admin" w:date="2017-05-05T11:31:00Z">
        <w:r w:rsidDel="00C00008">
          <w:rPr>
            <w:rFonts w:ascii="宋体" w:hAnsi="宋体" w:cs="宋体" w:hint="eastAsia"/>
            <w:color w:val="000000"/>
            <w:sz w:val="24"/>
          </w:rPr>
          <w:delText>，（系统）计算出派遣时间（即从收到呼叫到派遣急救小组的时间）：</w:delText>
        </w:r>
        <w:r w:rsidDel="00C00008">
          <w:rPr>
            <w:rFonts w:ascii="宋体" w:hAnsi="宋体" w:cs="宋体"/>
            <w:b/>
            <w:color w:val="00B050"/>
            <w:sz w:val="24"/>
          </w:rPr>
          <w:delText>EMS_Send_</w:delText>
        </w:r>
        <w:r w:rsidDel="00C00008">
          <w:rPr>
            <w:rFonts w:ascii="宋体" w:hAnsi="宋体" w:cs="宋体" w:hint="eastAsia"/>
            <w:b/>
            <w:color w:val="00B050"/>
            <w:sz w:val="24"/>
          </w:rPr>
          <w:delText>Min</w:delText>
        </w:r>
        <w:r w:rsidRPr="0021532C" w:rsidDel="00C00008">
          <w:rPr>
            <w:rFonts w:ascii="宋体" w:hAnsi="宋体" w:cs="宋体" w:hint="eastAsia"/>
            <w:color w:val="FF0000"/>
            <w:sz w:val="24"/>
          </w:rPr>
          <w:delText xml:space="preserve"> </w:delText>
        </w:r>
        <w:r w:rsidDel="00C00008">
          <w:rPr>
            <w:rFonts w:ascii="宋体" w:hAnsi="宋体" w:cs="宋体" w:hint="eastAsia"/>
            <w:color w:val="000000"/>
            <w:sz w:val="24"/>
          </w:rPr>
          <w:delText>□□分钟；</w:delText>
        </w:r>
      </w:del>
    </w:p>
    <w:p w:rsidR="00024A83" w:rsidRDefault="00024A83" w:rsidP="00EC6478">
      <w:pPr>
        <w:autoSpaceDE w:val="0"/>
        <w:autoSpaceDN w:val="0"/>
        <w:adjustRightInd w:val="0"/>
        <w:spacing w:line="291" w:lineRule="exact"/>
        <w:ind w:left="240" w:hangingChars="100" w:hanging="240"/>
        <w:jc w:val="left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3.到达现场时间为：</w:t>
      </w:r>
      <w:r>
        <w:rPr>
          <w:rFonts w:ascii="宋体" w:hAnsi="宋体" w:cs="宋体"/>
          <w:b/>
          <w:color w:val="00B050"/>
          <w:sz w:val="24"/>
        </w:rPr>
        <w:t xml:space="preserve">EMS_Spot_T </w:t>
      </w:r>
      <w:r w:rsidR="003242B7">
        <w:rPr>
          <w:rFonts w:ascii="宋体" w:hAnsi="宋体" w:cs="宋体" w:hint="eastAsia"/>
          <w:color w:val="000000"/>
          <w:sz w:val="24"/>
        </w:rPr>
        <w:t>□□□□年□□月□□日□□时□□分</w:t>
      </w:r>
      <w:del w:id="3" w:author="admin" w:date="2017-05-05T11:31:00Z">
        <w:r w:rsidDel="00C00008">
          <w:rPr>
            <w:rFonts w:ascii="宋体" w:hAnsi="宋体" w:cs="宋体" w:hint="eastAsia"/>
            <w:color w:val="000000"/>
            <w:sz w:val="24"/>
          </w:rPr>
          <w:delText>，（系统）计算出EMSS反应时间（即收到呼叫到救护车到达现场的时间）：</w:delText>
        </w:r>
        <w:r w:rsidDel="00C00008">
          <w:rPr>
            <w:rFonts w:ascii="宋体" w:hAnsi="宋体" w:cs="宋体"/>
            <w:b/>
            <w:color w:val="00B050"/>
            <w:sz w:val="24"/>
          </w:rPr>
          <w:delText xml:space="preserve">EMS_Min </w:delText>
        </w:r>
        <w:r w:rsidDel="00C00008">
          <w:rPr>
            <w:rFonts w:ascii="宋体" w:hAnsi="宋体" w:cs="宋体" w:hint="eastAsia"/>
            <w:color w:val="000000"/>
            <w:sz w:val="24"/>
          </w:rPr>
          <w:delText>□□分钟。</w:delText>
        </w:r>
      </w:del>
    </w:p>
    <w:p w:rsidR="0063278F" w:rsidRDefault="0063278F" w:rsidP="00024A83">
      <w:pPr>
        <w:autoSpaceDE w:val="0"/>
        <w:autoSpaceDN w:val="0"/>
        <w:adjustRightInd w:val="0"/>
        <w:spacing w:line="291" w:lineRule="exact"/>
        <w:jc w:val="left"/>
        <w:rPr>
          <w:rFonts w:ascii="宋体" w:hAnsi="宋体" w:cs="宋体"/>
          <w:color w:val="000000"/>
          <w:sz w:val="24"/>
        </w:rPr>
      </w:pPr>
    </w:p>
    <w:p w:rsidR="0063278F" w:rsidRPr="0063278F" w:rsidRDefault="0063278F" w:rsidP="0063278F">
      <w:pPr>
        <w:autoSpaceDE w:val="0"/>
        <w:autoSpaceDN w:val="0"/>
        <w:adjustRightInd w:val="0"/>
        <w:spacing w:line="291" w:lineRule="exact"/>
        <w:jc w:val="left"/>
        <w:rPr>
          <w:rFonts w:ascii="宋体" w:eastAsia="宋体" w:hAnsi="宋体" w:cs="宋体"/>
          <w:b/>
          <w:bCs/>
          <w:color w:val="FF0000"/>
          <w:sz w:val="32"/>
          <w:szCs w:val="32"/>
        </w:rPr>
      </w:pPr>
      <w:r w:rsidRPr="0063278F">
        <w:rPr>
          <w:rFonts w:ascii="宋体" w:eastAsia="宋体" w:hAnsi="宋体" w:cs="宋体" w:hint="eastAsia"/>
          <w:b/>
          <w:bCs/>
          <w:color w:val="FF0000"/>
          <w:sz w:val="32"/>
          <w:szCs w:val="32"/>
        </w:rPr>
        <w:t>辅助检查及会诊</w:t>
      </w:r>
    </w:p>
    <w:p w:rsidR="0063278F" w:rsidRPr="0063278F" w:rsidRDefault="0063278F" w:rsidP="0063278F">
      <w:pPr>
        <w:autoSpaceDE w:val="0"/>
        <w:autoSpaceDN w:val="0"/>
        <w:adjustRightInd w:val="0"/>
        <w:spacing w:line="291" w:lineRule="exact"/>
        <w:jc w:val="left"/>
        <w:rPr>
          <w:rFonts w:ascii="宋体" w:eastAsia="宋体" w:hAnsi="宋体" w:cs="QWCPEL+Î¢ÈíÑÅºÚ"/>
          <w:color w:val="000000"/>
          <w:sz w:val="24"/>
        </w:rPr>
      </w:pPr>
      <w:r w:rsidRPr="0063278F">
        <w:rPr>
          <w:rFonts w:ascii="宋体" w:eastAsia="宋体" w:hAnsi="宋体" w:cs="宋体" w:hint="eastAsia"/>
          <w:color w:val="000000"/>
          <w:sz w:val="24"/>
        </w:rPr>
        <w:t xml:space="preserve">1.是否由神经内科/神经外科/卒中小组会诊： </w:t>
      </w:r>
      <w:r w:rsidRPr="0063278F">
        <w:rPr>
          <w:rFonts w:ascii="宋体" w:eastAsia="宋体" w:hAnsi="宋体" w:cs="宋体" w:hint="eastAsia"/>
          <w:b/>
          <w:color w:val="00B050"/>
          <w:sz w:val="24"/>
        </w:rPr>
        <w:t>CONSULT</w:t>
      </w:r>
      <w:r w:rsidRPr="0063278F">
        <w:rPr>
          <w:rFonts w:ascii="宋体" w:eastAsia="宋体" w:hAnsi="宋体" w:cs="宋体" w:hint="eastAsia"/>
          <w:color w:val="000000"/>
          <w:sz w:val="24"/>
        </w:rPr>
        <w:t xml:space="preserve"> □</w:t>
      </w:r>
      <w:r w:rsidRPr="0063278F">
        <w:rPr>
          <w:rFonts w:ascii="宋体" w:eastAsia="宋体" w:hAnsi="宋体" w:cs="QWCPEL+Î¢ÈíÑÅºÚ" w:hint="eastAsia"/>
          <w:color w:val="000000"/>
          <w:sz w:val="24"/>
        </w:rPr>
        <w:t xml:space="preserve">是 </w:t>
      </w:r>
      <w:r w:rsidRPr="0063278F">
        <w:rPr>
          <w:rFonts w:ascii="宋体" w:eastAsia="宋体" w:hAnsi="宋体" w:cs="宋体" w:hint="eastAsia"/>
          <w:color w:val="000000"/>
          <w:sz w:val="24"/>
        </w:rPr>
        <w:t>□</w:t>
      </w:r>
      <w:r w:rsidRPr="0063278F">
        <w:rPr>
          <w:rFonts w:ascii="宋体" w:eastAsia="宋体" w:hAnsi="宋体" w:cs="QWCPEL+Î¢ÈíÑÅºÚ" w:hint="eastAsia"/>
          <w:color w:val="000000"/>
          <w:sz w:val="24"/>
        </w:rPr>
        <w:t>否</w:t>
      </w:r>
    </w:p>
    <w:p w:rsidR="00EC6478" w:rsidRDefault="0063278F" w:rsidP="00EC6478">
      <w:pPr>
        <w:autoSpaceDE w:val="0"/>
        <w:autoSpaceDN w:val="0"/>
        <w:adjustRightInd w:val="0"/>
        <w:ind w:left="360" w:hangingChars="150" w:hanging="360"/>
        <w:jc w:val="left"/>
        <w:rPr>
          <w:rFonts w:ascii="宋体" w:hAnsi="宋体" w:cs="宋体"/>
          <w:color w:val="000000"/>
          <w:sz w:val="24"/>
        </w:rPr>
      </w:pPr>
      <w:r w:rsidRPr="0063278F">
        <w:rPr>
          <w:rFonts w:ascii="宋体" w:eastAsia="宋体" w:hAnsi="宋体" w:cs="宋体" w:hint="eastAsia"/>
          <w:color w:val="000000"/>
          <w:sz w:val="24"/>
        </w:rPr>
        <w:t xml:space="preserve">   如果选择“是”则会诊时间为：</w:t>
      </w:r>
      <w:r w:rsidRPr="0063278F">
        <w:rPr>
          <w:rFonts w:ascii="宋体" w:eastAsia="宋体" w:hAnsi="宋体" w:cs="宋体" w:hint="eastAsia"/>
          <w:b/>
          <w:color w:val="00B050"/>
          <w:sz w:val="24"/>
        </w:rPr>
        <w:t>CON_</w:t>
      </w:r>
      <w:r>
        <w:rPr>
          <w:rFonts w:ascii="宋体" w:eastAsia="宋体" w:hAnsi="宋体" w:cs="宋体"/>
          <w:b/>
          <w:color w:val="00B050"/>
          <w:sz w:val="24"/>
        </w:rPr>
        <w:t>TIME</w:t>
      </w:r>
      <w:r w:rsidRPr="0063278F">
        <w:rPr>
          <w:rFonts w:ascii="宋体" w:eastAsia="宋体" w:hAnsi="宋体" w:cs="宋体"/>
          <w:b/>
          <w:color w:val="00B050"/>
          <w:sz w:val="24"/>
        </w:rPr>
        <w:t xml:space="preserve"> </w:t>
      </w:r>
      <w:r w:rsidR="003242B7">
        <w:rPr>
          <w:rFonts w:ascii="宋体" w:hAnsi="宋体" w:cs="宋体" w:hint="eastAsia"/>
          <w:color w:val="000000"/>
          <w:sz w:val="24"/>
        </w:rPr>
        <w:t>□□□□年□□月□□日□□时</w:t>
      </w:r>
    </w:p>
    <w:p w:rsidR="00EC6478" w:rsidRDefault="003242B7" w:rsidP="00EC6478">
      <w:pPr>
        <w:autoSpaceDE w:val="0"/>
        <w:autoSpaceDN w:val="0"/>
        <w:adjustRightInd w:val="0"/>
        <w:ind w:leftChars="150" w:left="315" w:firstLineChars="50" w:firstLine="120"/>
        <w:jc w:val="left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□□分</w:t>
      </w:r>
      <w:bookmarkStart w:id="4" w:name="_GoBack"/>
      <w:bookmarkEnd w:id="4"/>
    </w:p>
    <w:p w:rsidR="0063278F" w:rsidRPr="0063278F" w:rsidRDefault="0063278F" w:rsidP="003242B7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 w:val="24"/>
        </w:rPr>
      </w:pPr>
      <w:r w:rsidRPr="0063278F">
        <w:rPr>
          <w:rFonts w:ascii="宋体" w:eastAsia="宋体" w:hAnsi="宋体" w:cs="宋体" w:hint="eastAsia"/>
          <w:color w:val="000000"/>
          <w:sz w:val="24"/>
        </w:rPr>
        <w:t>2.是否头颅进行CT：</w:t>
      </w:r>
      <w:r w:rsidRPr="0063278F">
        <w:rPr>
          <w:rFonts w:ascii="宋体" w:eastAsia="宋体" w:hAnsi="宋体" w:cs="宋体" w:hint="eastAsia"/>
          <w:b/>
          <w:color w:val="00B050"/>
          <w:sz w:val="24"/>
        </w:rPr>
        <w:t>Do_</w:t>
      </w:r>
      <w:r w:rsidRPr="0063278F">
        <w:rPr>
          <w:rFonts w:ascii="宋体" w:eastAsia="宋体" w:hAnsi="宋体" w:cs="宋体"/>
          <w:b/>
          <w:color w:val="00B050"/>
          <w:sz w:val="24"/>
        </w:rPr>
        <w:t>H_</w:t>
      </w:r>
      <w:r w:rsidRPr="0063278F">
        <w:rPr>
          <w:rFonts w:ascii="宋体" w:eastAsia="宋体" w:hAnsi="宋体" w:cs="宋体" w:hint="eastAsia"/>
          <w:b/>
          <w:color w:val="00B050"/>
          <w:sz w:val="24"/>
        </w:rPr>
        <w:t xml:space="preserve">CT </w:t>
      </w:r>
      <w:r w:rsidRPr="0063278F">
        <w:rPr>
          <w:rFonts w:ascii="宋体" w:eastAsia="宋体" w:hAnsi="宋体" w:cs="宋体" w:hint="eastAsia"/>
          <w:sz w:val="24"/>
        </w:rPr>
        <w:t>1.</w:t>
      </w:r>
      <w:r w:rsidRPr="0063278F">
        <w:rPr>
          <w:rFonts w:ascii="宋体" w:eastAsia="宋体" w:hAnsi="宋体" w:cs="宋体" w:hint="eastAsia"/>
          <w:color w:val="000000"/>
          <w:sz w:val="24"/>
        </w:rPr>
        <w:t xml:space="preserve">是   </w:t>
      </w:r>
      <w:r w:rsidRPr="0063278F">
        <w:rPr>
          <w:rFonts w:ascii="宋体" w:eastAsia="宋体" w:hAnsi="宋体" w:cs="宋体" w:hint="eastAsia"/>
          <w:sz w:val="24"/>
        </w:rPr>
        <w:t>□ 2.</w:t>
      </w:r>
      <w:r w:rsidRPr="0063278F">
        <w:rPr>
          <w:rFonts w:ascii="宋体" w:eastAsia="宋体" w:hAnsi="宋体" w:cs="宋体" w:hint="eastAsia"/>
          <w:color w:val="000000"/>
          <w:sz w:val="24"/>
        </w:rPr>
        <w:t>否；如果是，</w:t>
      </w:r>
    </w:p>
    <w:p w:rsidR="0063278F" w:rsidRPr="0063278F" w:rsidRDefault="0063278F" w:rsidP="00EC6478">
      <w:pPr>
        <w:autoSpaceDE w:val="0"/>
        <w:autoSpaceDN w:val="0"/>
        <w:adjustRightInd w:val="0"/>
        <w:spacing w:line="291" w:lineRule="exact"/>
        <w:ind w:leftChars="150" w:left="435" w:hangingChars="50" w:hanging="120"/>
        <w:jc w:val="left"/>
        <w:rPr>
          <w:rFonts w:ascii="宋体" w:eastAsia="宋体" w:hAnsi="宋体" w:cs="宋体"/>
          <w:color w:val="000000"/>
          <w:sz w:val="24"/>
        </w:rPr>
      </w:pPr>
      <w:r w:rsidRPr="0063278F">
        <w:rPr>
          <w:rFonts w:ascii="宋体" w:eastAsia="宋体" w:hAnsi="宋体" w:cs="宋体" w:hint="eastAsia"/>
          <w:color w:val="000000"/>
          <w:sz w:val="24"/>
        </w:rPr>
        <w:t>头颅CT开始时间</w:t>
      </w:r>
      <w:r w:rsidRPr="0063278F">
        <w:rPr>
          <w:rFonts w:ascii="宋体" w:eastAsia="宋体" w:hAnsi="宋体" w:cs="宋体" w:hint="eastAsia"/>
          <w:b/>
          <w:sz w:val="24"/>
        </w:rPr>
        <w:t>：</w:t>
      </w:r>
      <w:r w:rsidRPr="0063278F">
        <w:rPr>
          <w:rFonts w:ascii="宋体" w:eastAsia="宋体" w:hAnsi="宋体" w:cs="宋体" w:hint="eastAsia"/>
          <w:b/>
          <w:color w:val="00B050"/>
          <w:sz w:val="24"/>
        </w:rPr>
        <w:t>H</w:t>
      </w:r>
      <w:r w:rsidRPr="0063278F">
        <w:rPr>
          <w:rFonts w:ascii="宋体" w:eastAsia="宋体" w:hAnsi="宋体" w:cs="宋体"/>
          <w:b/>
          <w:color w:val="00B050"/>
          <w:sz w:val="24"/>
        </w:rPr>
        <w:t>_CT_Start</w:t>
      </w:r>
      <w:r w:rsidRPr="0063278F">
        <w:rPr>
          <w:rFonts w:ascii="宋体" w:eastAsia="宋体" w:hAnsi="宋体" w:cs="宋体"/>
          <w:color w:val="000000"/>
          <w:sz w:val="24"/>
        </w:rPr>
        <w:t xml:space="preserve"> </w:t>
      </w:r>
      <w:r w:rsidR="003242B7">
        <w:rPr>
          <w:rFonts w:ascii="宋体" w:hAnsi="宋体" w:cs="宋体" w:hint="eastAsia"/>
          <w:color w:val="000000"/>
          <w:sz w:val="24"/>
        </w:rPr>
        <w:t>□□□□年□□月□□日□□时□□分</w:t>
      </w:r>
      <w:del w:id="5" w:author="admin" w:date="2017-05-05T11:31:00Z">
        <w:r w:rsidRPr="0063278F" w:rsidDel="00C00008">
          <w:rPr>
            <w:rFonts w:ascii="宋体" w:eastAsia="宋体" w:hAnsi="宋体" w:cs="宋体" w:hint="eastAsia"/>
            <w:color w:val="000000"/>
            <w:sz w:val="24"/>
          </w:rPr>
          <w:delText>，（系统）计算出从到达急诊到检查CT时间：</w:delText>
        </w:r>
        <w:r w:rsidRPr="0063278F" w:rsidDel="00C00008">
          <w:rPr>
            <w:rFonts w:ascii="宋体" w:eastAsia="宋体" w:hAnsi="宋体" w:cs="宋体" w:hint="eastAsia"/>
            <w:b/>
            <w:color w:val="00B050"/>
            <w:sz w:val="24"/>
          </w:rPr>
          <w:delText xml:space="preserve"> </w:delText>
        </w:r>
        <w:r w:rsidRPr="0063278F" w:rsidDel="00C00008">
          <w:rPr>
            <w:rFonts w:ascii="宋体" w:eastAsia="宋体" w:hAnsi="宋体" w:cs="宋体"/>
            <w:b/>
            <w:color w:val="00B050"/>
            <w:sz w:val="24"/>
          </w:rPr>
          <w:delText xml:space="preserve">H_CT_Min0 </w:delText>
        </w:r>
        <w:r w:rsidRPr="0063278F" w:rsidDel="00C00008">
          <w:rPr>
            <w:rFonts w:ascii="宋体" w:eastAsia="宋体" w:hAnsi="宋体" w:cs="宋体" w:hint="eastAsia"/>
            <w:color w:val="000000"/>
            <w:sz w:val="24"/>
          </w:rPr>
          <w:delText>□□分钟</w:delText>
        </w:r>
      </w:del>
    </w:p>
    <w:p w:rsidR="0063278F" w:rsidRPr="0063278F" w:rsidRDefault="0063278F" w:rsidP="00EC6478">
      <w:pPr>
        <w:autoSpaceDE w:val="0"/>
        <w:autoSpaceDN w:val="0"/>
        <w:adjustRightInd w:val="0"/>
        <w:spacing w:line="291" w:lineRule="exact"/>
        <w:ind w:left="360" w:hangingChars="150" w:hanging="360"/>
        <w:jc w:val="left"/>
        <w:rPr>
          <w:rFonts w:ascii="宋体" w:eastAsia="宋体" w:hAnsi="宋体" w:cs="宋体"/>
          <w:color w:val="000000"/>
          <w:sz w:val="24"/>
        </w:rPr>
      </w:pPr>
      <w:r w:rsidRPr="0063278F">
        <w:rPr>
          <w:rFonts w:ascii="宋体" w:eastAsia="宋体" w:hAnsi="宋体" w:cs="宋体" w:hint="eastAsia"/>
          <w:color w:val="000000"/>
          <w:sz w:val="24"/>
        </w:rPr>
        <w:t>3.头颅CT结束时间：</w:t>
      </w:r>
      <w:r w:rsidRPr="0063278F">
        <w:rPr>
          <w:rFonts w:ascii="宋体" w:eastAsia="宋体" w:hAnsi="宋体" w:cs="宋体" w:hint="eastAsia"/>
          <w:b/>
          <w:color w:val="00B050"/>
          <w:sz w:val="24"/>
        </w:rPr>
        <w:t>H</w:t>
      </w:r>
      <w:r w:rsidRPr="0063278F">
        <w:rPr>
          <w:rFonts w:ascii="宋体" w:eastAsia="宋体" w:hAnsi="宋体" w:cs="宋体"/>
          <w:b/>
          <w:color w:val="00B050"/>
          <w:sz w:val="24"/>
        </w:rPr>
        <w:t>_</w:t>
      </w:r>
      <w:r w:rsidRPr="0063278F">
        <w:rPr>
          <w:rFonts w:ascii="宋体" w:eastAsia="宋体" w:hAnsi="宋体" w:cs="宋体" w:hint="eastAsia"/>
          <w:b/>
          <w:color w:val="00B050"/>
          <w:sz w:val="24"/>
        </w:rPr>
        <w:t>CT_End</w:t>
      </w:r>
      <w:r w:rsidRPr="0063278F">
        <w:rPr>
          <w:rFonts w:ascii="宋体" w:eastAsia="宋体" w:hAnsi="宋体" w:cs="宋体"/>
          <w:color w:val="000000"/>
          <w:sz w:val="24"/>
        </w:rPr>
        <w:t xml:space="preserve"> </w:t>
      </w:r>
      <w:r w:rsidR="003242B7">
        <w:rPr>
          <w:rFonts w:ascii="宋体" w:hAnsi="宋体" w:cs="宋体" w:hint="eastAsia"/>
          <w:color w:val="000000"/>
          <w:sz w:val="24"/>
        </w:rPr>
        <w:t>□□□□年□□月□□日□□时□□分</w:t>
      </w:r>
      <w:del w:id="6" w:author="admin" w:date="2017-05-05T11:31:00Z">
        <w:r w:rsidRPr="0063278F" w:rsidDel="00C00008">
          <w:rPr>
            <w:rFonts w:ascii="宋体" w:eastAsia="宋体" w:hAnsi="宋体" w:cs="宋体" w:hint="eastAsia"/>
            <w:color w:val="000000"/>
            <w:sz w:val="24"/>
          </w:rPr>
          <w:delText>，（系统）计算出头颅CT检查时间（即开始-结束）：</w:delText>
        </w:r>
        <w:r w:rsidRPr="0063278F" w:rsidDel="00C00008">
          <w:rPr>
            <w:rFonts w:ascii="宋体" w:eastAsia="宋体" w:hAnsi="宋体" w:cs="宋体" w:hint="eastAsia"/>
            <w:b/>
            <w:color w:val="00B050"/>
            <w:sz w:val="24"/>
          </w:rPr>
          <w:delText>H</w:delText>
        </w:r>
        <w:r w:rsidRPr="0063278F" w:rsidDel="00C00008">
          <w:rPr>
            <w:rFonts w:ascii="宋体" w:eastAsia="宋体" w:hAnsi="宋体" w:cs="宋体"/>
            <w:b/>
            <w:color w:val="00B050"/>
            <w:sz w:val="24"/>
          </w:rPr>
          <w:delText>_</w:delText>
        </w:r>
        <w:r w:rsidRPr="0063278F" w:rsidDel="00C00008">
          <w:rPr>
            <w:rFonts w:ascii="宋体" w:eastAsia="宋体" w:hAnsi="宋体" w:cs="宋体" w:hint="eastAsia"/>
            <w:b/>
            <w:color w:val="00B050"/>
            <w:sz w:val="24"/>
          </w:rPr>
          <w:delText xml:space="preserve">CT_Min </w:delText>
        </w:r>
        <w:r w:rsidRPr="0063278F" w:rsidDel="00C00008">
          <w:rPr>
            <w:rFonts w:ascii="宋体" w:eastAsia="宋体" w:hAnsi="宋体" w:cs="宋体" w:hint="eastAsia"/>
            <w:color w:val="000000"/>
            <w:sz w:val="24"/>
          </w:rPr>
          <w:delText>□□分钟</w:delText>
        </w:r>
      </w:del>
    </w:p>
    <w:p w:rsidR="006A2465" w:rsidRPr="008126AC" w:rsidRDefault="006A2465"/>
    <w:sectPr w:rsidR="006A2465" w:rsidRPr="00812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20C6" w:rsidRDefault="00FA20C6" w:rsidP="003B0015">
      <w:r>
        <w:separator/>
      </w:r>
    </w:p>
  </w:endnote>
  <w:endnote w:type="continuationSeparator" w:id="0">
    <w:p w:rsidR="00FA20C6" w:rsidRDefault="00FA20C6" w:rsidP="003B0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QWCPEL+Î¢ÈíÑÅºÚ">
    <w:altName w:val="微软雅黑"/>
    <w:charset w:val="01"/>
    <w:family w:val="swiss"/>
    <w:pitch w:val="default"/>
    <w:sig w:usb0="00000000" w:usb1="00000000" w:usb2="00000000" w:usb3="00000000" w:csb0="0004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20C6" w:rsidRDefault="00FA20C6" w:rsidP="003B0015">
      <w:r>
        <w:separator/>
      </w:r>
    </w:p>
  </w:footnote>
  <w:footnote w:type="continuationSeparator" w:id="0">
    <w:p w:rsidR="00FA20C6" w:rsidRDefault="00FA20C6" w:rsidP="003B0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465"/>
    <w:rsid w:val="00024A83"/>
    <w:rsid w:val="003242B7"/>
    <w:rsid w:val="003B0015"/>
    <w:rsid w:val="005E62CC"/>
    <w:rsid w:val="0063278F"/>
    <w:rsid w:val="00647A3E"/>
    <w:rsid w:val="006A2465"/>
    <w:rsid w:val="008126AC"/>
    <w:rsid w:val="00C00008"/>
    <w:rsid w:val="00EC6478"/>
    <w:rsid w:val="00FA20C6"/>
    <w:rsid w:val="4E23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rsid w:val="00C00008"/>
    <w:rPr>
      <w:sz w:val="21"/>
      <w:szCs w:val="21"/>
    </w:rPr>
  </w:style>
  <w:style w:type="paragraph" w:styleId="a4">
    <w:name w:val="annotation text"/>
    <w:basedOn w:val="a"/>
    <w:link w:val="Char"/>
    <w:rsid w:val="00C00008"/>
    <w:pPr>
      <w:jc w:val="left"/>
    </w:pPr>
  </w:style>
  <w:style w:type="character" w:customStyle="1" w:styleId="Char">
    <w:name w:val="批注文字 Char"/>
    <w:basedOn w:val="a0"/>
    <w:link w:val="a4"/>
    <w:rsid w:val="00C00008"/>
    <w:rPr>
      <w:kern w:val="2"/>
      <w:sz w:val="21"/>
      <w:szCs w:val="24"/>
    </w:rPr>
  </w:style>
  <w:style w:type="paragraph" w:styleId="a5">
    <w:name w:val="annotation subject"/>
    <w:basedOn w:val="a4"/>
    <w:next w:val="a4"/>
    <w:link w:val="Char0"/>
    <w:rsid w:val="00C00008"/>
    <w:rPr>
      <w:b/>
      <w:bCs/>
    </w:rPr>
  </w:style>
  <w:style w:type="character" w:customStyle="1" w:styleId="Char0">
    <w:name w:val="批注主题 Char"/>
    <w:basedOn w:val="Char"/>
    <w:link w:val="a5"/>
    <w:rsid w:val="00C00008"/>
    <w:rPr>
      <w:b/>
      <w:bCs/>
      <w:kern w:val="2"/>
      <w:sz w:val="21"/>
      <w:szCs w:val="24"/>
    </w:rPr>
  </w:style>
  <w:style w:type="paragraph" w:styleId="a6">
    <w:name w:val="Balloon Text"/>
    <w:basedOn w:val="a"/>
    <w:link w:val="Char1"/>
    <w:rsid w:val="00C00008"/>
    <w:rPr>
      <w:sz w:val="18"/>
      <w:szCs w:val="18"/>
    </w:rPr>
  </w:style>
  <w:style w:type="character" w:customStyle="1" w:styleId="Char1">
    <w:name w:val="批注框文本 Char"/>
    <w:basedOn w:val="a0"/>
    <w:link w:val="a6"/>
    <w:rsid w:val="00C00008"/>
    <w:rPr>
      <w:kern w:val="2"/>
      <w:sz w:val="18"/>
      <w:szCs w:val="18"/>
    </w:rPr>
  </w:style>
  <w:style w:type="paragraph" w:styleId="a7">
    <w:name w:val="header"/>
    <w:basedOn w:val="a"/>
    <w:link w:val="Char2"/>
    <w:rsid w:val="003B00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7"/>
    <w:rsid w:val="003B0015"/>
    <w:rPr>
      <w:kern w:val="2"/>
      <w:sz w:val="18"/>
      <w:szCs w:val="18"/>
    </w:rPr>
  </w:style>
  <w:style w:type="paragraph" w:styleId="a8">
    <w:name w:val="footer"/>
    <w:basedOn w:val="a"/>
    <w:link w:val="Char3"/>
    <w:rsid w:val="003B00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8"/>
    <w:rsid w:val="003B0015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rsid w:val="00C00008"/>
    <w:rPr>
      <w:sz w:val="21"/>
      <w:szCs w:val="21"/>
    </w:rPr>
  </w:style>
  <w:style w:type="paragraph" w:styleId="a4">
    <w:name w:val="annotation text"/>
    <w:basedOn w:val="a"/>
    <w:link w:val="Char"/>
    <w:rsid w:val="00C00008"/>
    <w:pPr>
      <w:jc w:val="left"/>
    </w:pPr>
  </w:style>
  <w:style w:type="character" w:customStyle="1" w:styleId="Char">
    <w:name w:val="批注文字 Char"/>
    <w:basedOn w:val="a0"/>
    <w:link w:val="a4"/>
    <w:rsid w:val="00C00008"/>
    <w:rPr>
      <w:kern w:val="2"/>
      <w:sz w:val="21"/>
      <w:szCs w:val="24"/>
    </w:rPr>
  </w:style>
  <w:style w:type="paragraph" w:styleId="a5">
    <w:name w:val="annotation subject"/>
    <w:basedOn w:val="a4"/>
    <w:next w:val="a4"/>
    <w:link w:val="Char0"/>
    <w:rsid w:val="00C00008"/>
    <w:rPr>
      <w:b/>
      <w:bCs/>
    </w:rPr>
  </w:style>
  <w:style w:type="character" w:customStyle="1" w:styleId="Char0">
    <w:name w:val="批注主题 Char"/>
    <w:basedOn w:val="Char"/>
    <w:link w:val="a5"/>
    <w:rsid w:val="00C00008"/>
    <w:rPr>
      <w:b/>
      <w:bCs/>
      <w:kern w:val="2"/>
      <w:sz w:val="21"/>
      <w:szCs w:val="24"/>
    </w:rPr>
  </w:style>
  <w:style w:type="paragraph" w:styleId="a6">
    <w:name w:val="Balloon Text"/>
    <w:basedOn w:val="a"/>
    <w:link w:val="Char1"/>
    <w:rsid w:val="00C00008"/>
    <w:rPr>
      <w:sz w:val="18"/>
      <w:szCs w:val="18"/>
    </w:rPr>
  </w:style>
  <w:style w:type="character" w:customStyle="1" w:styleId="Char1">
    <w:name w:val="批注框文本 Char"/>
    <w:basedOn w:val="a0"/>
    <w:link w:val="a6"/>
    <w:rsid w:val="00C00008"/>
    <w:rPr>
      <w:kern w:val="2"/>
      <w:sz w:val="18"/>
      <w:szCs w:val="18"/>
    </w:rPr>
  </w:style>
  <w:style w:type="paragraph" w:styleId="a7">
    <w:name w:val="header"/>
    <w:basedOn w:val="a"/>
    <w:link w:val="Char2"/>
    <w:rsid w:val="003B00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7"/>
    <w:rsid w:val="003B0015"/>
    <w:rPr>
      <w:kern w:val="2"/>
      <w:sz w:val="18"/>
      <w:szCs w:val="18"/>
    </w:rPr>
  </w:style>
  <w:style w:type="paragraph" w:styleId="a8">
    <w:name w:val="footer"/>
    <w:basedOn w:val="a"/>
    <w:link w:val="Char3"/>
    <w:rsid w:val="003B00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8"/>
    <w:rsid w:val="003B001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8</cp:revision>
  <dcterms:created xsi:type="dcterms:W3CDTF">2014-10-29T12:08:00Z</dcterms:created>
  <dcterms:modified xsi:type="dcterms:W3CDTF">2017-05-05T05:07:00Z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